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rtl w:val="0"/>
        </w:rPr>
        <w:t xml:space="preserve">MUTUAL NON-DISCLOSURE AGREEMENT</w:t>
      </w:r>
      <w:r w:rsidDel="00000000" w:rsidR="00000000" w:rsidRPr="00000000">
        <w:rPr>
          <w:rtl w:val="0"/>
        </w:rPr>
      </w:r>
    </w:p>
    <w:p w:rsidR="00000000" w:rsidDel="00000000" w:rsidP="00000000" w:rsidRDefault="00000000" w:rsidRPr="00000000" w14:paraId="00000002">
      <w:pPr>
        <w:spacing w:after="120" w:lineRule="auto"/>
        <w:jc w:val="both"/>
        <w:rPr/>
      </w:pPr>
      <w:r w:rsidDel="00000000" w:rsidR="00000000" w:rsidRPr="00000000">
        <w:rPr>
          <w:rtl w:val="0"/>
        </w:rPr>
        <w:t xml:space="preserve">THIS MUTUAL NON-DISCLOSURE AGREEMENT (this “Agreement”) is entered into between </w:t>
      </w:r>
      <w:r w:rsidDel="00000000" w:rsidR="00000000" w:rsidRPr="00000000">
        <w:rPr>
          <w:b w:val="1"/>
          <w:bCs w:val="1"/>
          <w:rtl w:val="0"/>
        </w:rPr>
        <w:t xml:space="preserve">HOSTINGER operations, UAB</w:t>
      </w:r>
      <w:r w:rsidDel="00000000" w:rsidR="00000000" w:rsidRPr="00000000">
        <w:rPr>
          <w:rtl w:val="0"/>
        </w:rPr>
        <w:t xml:space="preserve">, legal entity code 306308157, registered office at Švitrigailos str. 34, Vilnius, the Republic of Lithuania, represented by Šarūnė Prankonytė-Segen acting under Power of Attorney No. POA-26/01-27 (the “Company 1”) and </w:t>
      </w:r>
      <w:r w:rsidDel="00000000" w:rsidR="00000000" w:rsidRPr="00000000">
        <w:rPr>
          <w:b w:val="1"/>
          <w:bCs w:val="1"/>
          <w:rtl w:val="0"/>
        </w:rPr>
        <w:t xml:space="preserve">YUNO </w:t>
      </w:r>
      <w:del w:author="Yuno Legal" w:id="0" w:date="2026-09-24T12:00:00Z">
        <w:r w:rsidDel="00000000" w:rsidR="00000000" w:rsidRPr="00000000">
          <w:rPr>
            <w:b w:val="1"/>
            <w:bCs w:val="1"/>
            <w:rtl w:val="0"/>
          </w:rPr>
          <w:delText xml:space="preserve">TECNOLOGIAS</w:delText>
        </w:r>
      </w:del>
      <w:ins w:author="Yuno Legal" w:id="0" w:date="2026-09-24T12:00:00Z">
        <w:r w:rsidDel="00000000" w:rsidR="00000000" w:rsidRPr="00000000">
          <w:rPr>
            <w:b w:val="1"/>
            <w:bCs w:val="1"/>
            <w:rtl w:val="0"/>
          </w:rPr>
          <w:t xml:space="preserve">TECNOLOGÍAS,</w:t>
        </w:r>
      </w:ins>
      <w:r w:rsidDel="00000000" w:rsidR="00000000" w:rsidRPr="00000000">
        <w:rPr>
          <w:b w:val="1"/>
          <w:bCs w:val="1"/>
          <w:rtl w:val="0"/>
        </w:rPr>
        <w:t xml:space="preserve"> S.A.P.I. DE C.V.</w:t>
      </w:r>
      <w:r w:rsidDel="00000000" w:rsidR="00000000" w:rsidRPr="00000000">
        <w:rPr>
          <w:rtl w:val="0"/>
        </w:rPr>
        <w:t xml:space="preserve">, </w:t>
      </w:r>
      <w:del w:author="Yuno Legal" w:id="1" w:date="2026-09-24T12:00:00Z">
        <w:r w:rsidDel="00000000" w:rsidR="00000000" w:rsidRPr="00000000">
          <w:rPr>
            <w:rtl w:val="0"/>
          </w:rPr>
          <w:delText xml:space="preserve">legal entity code</w:delText>
        </w:r>
      </w:del>
      <w:ins w:author="Yuno Legal" w:id="1" w:date="2026-09-24T12:00:00Z">
        <w:r w:rsidDel="00000000" w:rsidR="00000000" w:rsidRPr="00000000">
          <w:rPr>
            <w:rtl w:val="0"/>
          </w:rPr>
          <w:t xml:space="preserve">Federal Taxpayer Registry (RFC) No.</w:t>
        </w:r>
      </w:ins>
      <w:r w:rsidDel="00000000" w:rsidR="00000000" w:rsidRPr="00000000">
        <w:rPr>
          <w:rtl w:val="0"/>
        </w:rPr>
        <w:t xml:space="preserve"> YTE220608U90, registered office at Calle Cráter 38, Col. Jardines del Pedregal, Alcaldía Álvaro Obregón, 01900 Mexico City, Mexico, represented by </w:t>
      </w:r>
      <w:del w:author="Yuno Legal" w:id="2" w:date="2026-09-24T12:00:00Z">
        <w:r w:rsidDel="00000000" w:rsidR="00000000" w:rsidRPr="00000000">
          <w:rPr>
            <w:rtl w:val="0"/>
          </w:rPr>
          <w:delText xml:space="preserve">the authorised signatory as indicated in the signature block below</w:delText>
        </w:r>
      </w:del>
      <w:ins w:author="Yuno Legal" w:id="2" w:date="2026-09-24T12:00:00Z">
        <w:r w:rsidDel="00000000" w:rsidR="00000000" w:rsidRPr="00000000">
          <w:rPr>
            <w:rtl w:val="0"/>
          </w:rPr>
          <w:t xml:space="preserve">Diego Felipe Alonso Cruz, Executive Vice President</w:t>
        </w:r>
      </w:ins>
      <w:r w:rsidDel="00000000" w:rsidR="00000000" w:rsidRPr="00000000">
        <w:rPr>
          <w:rtl w:val="0"/>
        </w:rPr>
        <w:t xml:space="preserve"> (the “Company 2”), as of the date of the last signature below (the “Effective Date”), to protect the confidentiality of certain confidential information of the Company 1 and/or of the Company 2 to be disclosed under this Agreement, for examining, evaluating and/or proceeding a possible future business relationship between the Parties (the “Permitted Use”). The Company 1 and the Company 2 may be referred to herein individually as a “Party” and collectively as the “Parties”. The term “Receiving Party” shall mean a Party to the Agreement who receives Confidential Information from the other Party to this Agreement. The term “Disclosing Party” shall mean a Party to the Agreement who discloses Confidential Information </w:t>
      </w:r>
      <w:del w:author="Yuno Legal" w:id="3" w:date="2026-09-24T12:00:00Z">
        <w:r w:rsidDel="00000000" w:rsidR="00000000" w:rsidRPr="00000000">
          <w:rPr>
            <w:rtl w:val="0"/>
          </w:rPr>
          <w:delText xml:space="preserve">from</w:delText>
        </w:r>
      </w:del>
      <w:ins w:author="Yuno Legal" w:id="3" w:date="2026-09-24T12:00:00Z">
        <w:r w:rsidDel="00000000" w:rsidR="00000000" w:rsidRPr="00000000">
          <w:rPr>
            <w:rtl w:val="0"/>
          </w:rPr>
          <w:t xml:space="preserve">to</w:t>
        </w:r>
      </w:ins>
      <w:r w:rsidDel="00000000" w:rsidR="00000000" w:rsidRPr="00000000">
        <w:rPr>
          <w:rtl w:val="0"/>
        </w:rPr>
        <w:t xml:space="preserve"> the other Party to this Agreement.</w:t>
      </w:r>
    </w:p>
    <w:p w:rsidR="00000000" w:rsidDel="00000000" w:rsidP="00000000" w:rsidRDefault="00000000" w:rsidRPr="00000000" w14:paraId="00000003">
      <w:pPr>
        <w:spacing w:after="120" w:lineRule="auto"/>
        <w:jc w:val="both"/>
        <w:rPr/>
      </w:pPr>
      <w:r w:rsidDel="00000000" w:rsidR="00000000" w:rsidRPr="00000000">
        <w:rPr>
          <w:rtl w:val="0"/>
        </w:rPr>
        <w:t xml:space="preserve">NOW THEREFORE, the Parties in this Agreement agree as follows:</w:t>
      </w:r>
    </w:p>
    <w:p w:rsidR="00000000" w:rsidDel="00000000" w:rsidP="00000000" w:rsidRDefault="00000000" w:rsidRPr="00000000" w14:paraId="00000004">
      <w:pPr>
        <w:keepNext w:val="1"/>
        <w:spacing w:after="120" w:lineRule="auto"/>
        <w:jc w:val="left"/>
        <w:rPr/>
      </w:pPr>
      <w:r w:rsidDel="00000000" w:rsidR="00000000" w:rsidRPr="00000000">
        <w:rPr>
          <w:b w:val="1"/>
          <w:bCs w:val="1"/>
          <w:rtl w:val="0"/>
        </w:rPr>
        <w:t xml:space="preserve">Article I: Scope of the Agreement</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b w:val="1"/>
          <w:bCs w:val="1"/>
          <w:rtl w:val="0"/>
        </w:rPr>
        <w:t xml:space="preserve">A.</w:t>
      </w:r>
      <w:r w:rsidDel="00000000" w:rsidR="00000000" w:rsidRPr="00000000">
        <w:rPr>
          <w:rtl w:val="0"/>
        </w:rPr>
        <w:t xml:space="preserve"> This Agreement acknowledges that certain confidential information, trade secrets, and proprietary data (the “Confidential Information”) of or regarding the Disclosing Party may be discussed between Parties. The provisions set forth in this Agreement define the circumstances in which the Receiving Party can and cannot disclose the Confidential Information, and include the remedies, penalties and lawful action the Disclosing Party may take should such information be used or disclosed by the Receiving Party. Both Parties agree that it is in their best interests to protect the Disclosing Party’s Confidential Information, and that the terms of this Agreement create a bond of trust and confidentiality between them.</w:t>
      </w:r>
    </w:p>
    <w:p w:rsidR="00000000" w:rsidDel="00000000" w:rsidP="00000000" w:rsidRDefault="00000000" w:rsidRPr="00000000" w14:paraId="00000006">
      <w:pPr>
        <w:spacing w:after="120" w:lineRule="auto"/>
        <w:jc w:val="both"/>
        <w:rPr/>
      </w:pPr>
      <w:r w:rsidDel="00000000" w:rsidR="00000000" w:rsidRPr="00000000">
        <w:rPr>
          <w:b w:val="1"/>
          <w:bCs w:val="1"/>
          <w:rtl w:val="0"/>
        </w:rPr>
        <w:t xml:space="preserve">B.</w:t>
      </w:r>
      <w:r w:rsidDel="00000000" w:rsidR="00000000" w:rsidRPr="00000000">
        <w:rPr>
          <w:rtl w:val="0"/>
        </w:rPr>
        <w:t xml:space="preserve"> Nothing in this Agreement will be construed as a commitment or agreement by either Party to enter into any further relationship with or undertake any further obligations to the other Party. Neither this Agreement, nor the disclosure of the Confidential Information under this Agreement, nor any ongoing discussions or correspondence among the Parties concerning any matter, shall constitute or imply an inducement, commitment, promise, or intention to enter into any business transaction or relationship or to make any purchase or use of products, facilities, or services by either Party or its affiliated companies or any commitment by either party or its affiliated companies with respect to any other present or future transaction or relationship. If, in the future, the Parties elect to enter into binding commitments relating to any business transaction or relationship, such commitments will be explicitly stated in a separate written agreement executed by both Parties, and the Parties hereby affirm that they do not intend their exchange of the Confidential Information, discussions, correspondence, and other activities to be construed as forming a contract (other than this Agreement) relating to any transaction without execution of such separate written agreement.</w:t>
      </w:r>
    </w:p>
    <w:p w:rsidR="00000000" w:rsidDel="00000000" w:rsidP="00000000" w:rsidRDefault="00000000" w:rsidRPr="00000000" w14:paraId="00000007">
      <w:pPr>
        <w:keepNext w:val="1"/>
        <w:spacing w:after="120" w:lineRule="auto"/>
        <w:jc w:val="left"/>
        <w:rPr/>
      </w:pPr>
      <w:r w:rsidDel="00000000" w:rsidR="00000000" w:rsidRPr="00000000">
        <w:rPr>
          <w:b w:val="1"/>
          <w:bCs w:val="1"/>
          <w:rtl w:val="0"/>
        </w:rPr>
        <w:t xml:space="preserve">Article II: The Confidential Information</w:t>
      </w:r>
      <w:r w:rsidDel="00000000" w:rsidR="00000000" w:rsidRPr="00000000">
        <w:rPr>
          <w:rtl w:val="0"/>
        </w:rPr>
      </w:r>
    </w:p>
    <w:p w:rsidR="00000000" w:rsidDel="00000000" w:rsidP="00000000" w:rsidRDefault="00000000" w:rsidRPr="00000000" w14:paraId="00000008">
      <w:pPr>
        <w:spacing w:after="120" w:lineRule="auto"/>
        <w:jc w:val="both"/>
        <w:rPr/>
      </w:pPr>
      <w:r w:rsidDel="00000000" w:rsidR="00000000" w:rsidRPr="00000000">
        <w:rPr>
          <w:b w:val="1"/>
          <w:bCs w:val="1"/>
          <w:rtl w:val="0"/>
        </w:rPr>
        <w:t xml:space="preserve">A. Definitions.</w:t>
      </w:r>
      <w:r w:rsidDel="00000000" w:rsidR="00000000" w:rsidRPr="00000000">
        <w:rPr>
          <w:rtl w:val="0"/>
        </w:rPr>
        <w:t xml:space="preserve"> The Confidential Information is any material, knowledge, information and data (verbal, electronic, written or any other form) concerning the Disclosing Party or its businesses not generally known to the public consisting of, but not limited to, inventions, discoveries, plans, concepts, designs, blueprints, drawings, models, devices, equipment, apparatus, products, prototypes, formulas, algorithms, techniques, research projects, computer programs, software, firmware, hardware, business, development and marketing plans, merchandising systems, financial and pricing data, information concerning investors, customers, suppliers, consultants and contractors, their personal data, and any other concepts, ideas or information involving or related to the business which, if misused or disclosed, could adversely affect the Disclosing Party’s business.</w:t>
      </w:r>
    </w:p>
    <w:p w:rsidR="00000000" w:rsidDel="00000000" w:rsidP="00000000" w:rsidRDefault="00000000" w:rsidRPr="00000000" w14:paraId="00000009">
      <w:pPr>
        <w:spacing w:after="120" w:lineRule="auto"/>
        <w:jc w:val="both"/>
        <w:rPr/>
      </w:pPr>
      <w:r w:rsidDel="00000000" w:rsidR="00000000" w:rsidRPr="00000000">
        <w:rPr>
          <w:b w:val="1"/>
          <w:bCs w:val="1"/>
          <w:rtl w:val="0"/>
        </w:rPr>
        <w:t xml:space="preserve">B. Exclusions.</w:t>
      </w:r>
      <w:r w:rsidDel="00000000" w:rsidR="00000000" w:rsidRPr="00000000">
        <w:rPr>
          <w:rtl w:val="0"/>
        </w:rPr>
        <w:t xml:space="preserve"> For the purposes of this Agreement, information shall not be deemed the Confidential Information and the Receiving Party shall have no obligation to keep it confidential if:</w:t>
      </w:r>
    </w:p>
    <w:p w:rsidR="00000000" w:rsidDel="00000000" w:rsidP="00000000" w:rsidRDefault="00000000" w:rsidRPr="00000000" w14:paraId="0000000A">
      <w:pPr>
        <w:spacing w:after="60" w:lineRule="auto"/>
        <w:jc w:val="both"/>
        <w:rPr/>
      </w:pPr>
      <w:r w:rsidDel="00000000" w:rsidR="00000000" w:rsidRPr="00000000">
        <w:rPr>
          <w:rtl w:val="0"/>
        </w:rPr>
        <w:t xml:space="preserve">i. the information was publicly known;</w:t>
      </w:r>
    </w:p>
    <w:p w:rsidR="00000000" w:rsidDel="00000000" w:rsidP="00000000" w:rsidRDefault="00000000" w:rsidRPr="00000000" w14:paraId="0000000B">
      <w:pPr>
        <w:spacing w:after="60" w:lineRule="auto"/>
        <w:jc w:val="both"/>
        <w:rPr/>
      </w:pPr>
      <w:r w:rsidDel="00000000" w:rsidR="00000000" w:rsidRPr="00000000">
        <w:rPr>
          <w:rtl w:val="0"/>
        </w:rPr>
        <w:t xml:space="preserve">ii. the information was received from a third party not subject to the restrictions of this Agreement and becomes available to the Receiving Party through no wrongful act or breach of the Agreement on their part; or</w:t>
      </w:r>
    </w:p>
    <w:p w:rsidR="00000000" w:rsidDel="00000000" w:rsidP="00000000" w:rsidRDefault="00000000" w:rsidRPr="00000000" w14:paraId="0000000C">
      <w:pPr>
        <w:spacing w:after="60" w:lineRule="auto"/>
        <w:jc w:val="both"/>
        <w:rPr/>
      </w:pPr>
      <w:r w:rsidDel="00000000" w:rsidR="00000000" w:rsidRPr="00000000">
        <w:rPr>
          <w:rtl w:val="0"/>
        </w:rPr>
        <w:t xml:space="preserve">iii. the information was approved for release by the Disclosing Party through prior written authorisation.</w:t>
      </w:r>
    </w:p>
    <w:p w:rsidR="00000000" w:rsidDel="00000000" w:rsidP="00000000" w:rsidRDefault="00000000" w:rsidRPr="00000000" w14:paraId="0000000D">
      <w:pPr>
        <w:spacing w:after="120" w:lineRule="auto"/>
        <w:jc w:val="both"/>
        <w:rPr/>
      </w:pPr>
      <w:r w:rsidDel="00000000" w:rsidR="00000000" w:rsidRPr="00000000">
        <w:rPr>
          <w:b w:val="1"/>
          <w:bCs w:val="1"/>
          <w:rtl w:val="0"/>
        </w:rPr>
        <w:t xml:space="preserve">C. Period of Confidentiality.</w:t>
      </w:r>
      <w:r w:rsidDel="00000000" w:rsidR="00000000" w:rsidRPr="00000000">
        <w:rPr>
          <w:rtl w:val="0"/>
        </w:rPr>
        <w:t xml:space="preserve"> The Receiving Party agrees not to use or disclose the Confidential Information for their own personal benefit or the benefit of any other person, corporation or entity other than the Disclosing Party during the Agreement period with the Disclosing Party or any time thereafter.</w:t>
      </w:r>
    </w:p>
    <w:p w:rsidR="00000000" w:rsidDel="00000000" w:rsidP="00000000" w:rsidRDefault="00000000" w:rsidRPr="00000000" w14:paraId="0000000E">
      <w:pPr>
        <w:spacing w:after="120" w:lineRule="auto"/>
        <w:jc w:val="both"/>
        <w:rPr/>
      </w:pPr>
      <w:r w:rsidDel="00000000" w:rsidR="00000000" w:rsidRPr="00000000">
        <w:rPr>
          <w:b w:val="1"/>
          <w:bCs w:val="1"/>
          <w:rtl w:val="0"/>
        </w:rPr>
        <w:t xml:space="preserve">D. Limitations.</w:t>
      </w:r>
      <w:r w:rsidDel="00000000" w:rsidR="00000000" w:rsidRPr="00000000">
        <w:rPr>
          <w:rtl w:val="0"/>
        </w:rPr>
        <w:t xml:space="preserve"> The Receiving Party shall limit access to the Confidential Information to individuals on a strictly need-to-know basis, involving only those who are carrying out duties related to the Disclosing Party and its business. Individuals under the Receiving Party’s command (affiliates, agents, consultants, representatives and other contractors) are bound by and shall comply with the terms of this Agreement.</w:t>
      </w:r>
    </w:p>
    <w:p w:rsidR="00000000" w:rsidDel="00000000" w:rsidP="00000000" w:rsidRDefault="00000000" w:rsidRPr="00000000" w14:paraId="0000000F">
      <w:pPr>
        <w:spacing w:after="120" w:lineRule="auto"/>
        <w:jc w:val="both"/>
        <w:rPr/>
      </w:pPr>
      <w:commentRangeStart w:id="0"/>
      <w:r w:rsidDel="00000000" w:rsidR="00000000" w:rsidRPr="00000000">
        <w:rPr>
          <w:b w:val="1"/>
          <w:bCs w:val="1"/>
          <w:rtl w:val="0"/>
        </w:rPr>
        <w:t xml:space="preserve">E. Ownership.</w:t>
      </w:r>
      <w:r w:rsidDel="00000000" w:rsidR="00000000" w:rsidRPr="00000000">
        <w:rPr>
          <w:rtl w:val="0"/>
        </w:rPr>
        <w:t xml:space="preserve"> All repositories of information containing or in any way relating to the Confidential Information is considered property of the Disclosing Party. </w:t>
      </w:r>
      <w:del w:author="Yuno Legal" w:id="4" w:date="2026-09-24T12:00:00Z">
        <w:r w:rsidDel="00000000" w:rsidR="00000000" w:rsidRPr="00000000">
          <w:rPr>
            <w:rtl w:val="0"/>
          </w:rPr>
          <w:delText xml:space="preserve">The removal of the Confidential Information from the Disclosing Party’s premises is prohibited unless prior written consent is provided by the Disclosing Party. All data copies must be immediately destroyed in case they were made. If there is a need for saving the Confidential information in the Receiving Party's computer or other storage, the Receiving Party must request written authorization. </w:delText>
        </w:r>
      </w:del>
      <w:r w:rsidDel="00000000" w:rsidR="00000000" w:rsidRPr="00000000">
        <w:rPr>
          <w:rtl w:val="0"/>
        </w:rPr>
        <w:t xml:space="preserve">All such items made, compiled or used by the Receiving Party in connection with the performance of this Agreement or the Permitted Use shall be </w:t>
      </w:r>
      <w:del w:author="Yuno Legal" w:id="5" w:date="2026-09-24T12:00:00Z">
        <w:r w:rsidDel="00000000" w:rsidR="00000000" w:rsidRPr="00000000">
          <w:rPr>
            <w:rtl w:val="0"/>
          </w:rPr>
          <w:delText xml:space="preserve">delivered</w:delText>
        </w:r>
      </w:del>
      <w:ins w:author="Yuno Legal" w:id="5" w:date="2026-09-24T12:00:00Z">
        <w:r w:rsidDel="00000000" w:rsidR="00000000" w:rsidRPr="00000000">
          <w:rPr>
            <w:rtl w:val="0"/>
          </w:rPr>
          <w:t xml:space="preserve">returned</w:t>
        </w:r>
      </w:ins>
      <w:r w:rsidDel="00000000" w:rsidR="00000000" w:rsidRPr="00000000">
        <w:rPr>
          <w:rtl w:val="0"/>
        </w:rPr>
        <w:t xml:space="preserve"> to the Disclosing Party </w:t>
      </w:r>
      <w:ins w:author="Yuno Legal" w:id="6" w:date="2026-09-24T12:00:00Z">
        <w:r w:rsidDel="00000000" w:rsidR="00000000" w:rsidRPr="00000000">
          <w:rPr>
            <w:rtl w:val="0"/>
          </w:rPr>
          <w:t xml:space="preserve">or destroyed </w:t>
        </w:r>
      </w:ins>
      <w:r w:rsidDel="00000000" w:rsidR="00000000" w:rsidRPr="00000000">
        <w:rPr>
          <w:rtl w:val="0"/>
        </w:rPr>
        <w:t xml:space="preserve">by the Receiving Party upon termination of this Agreement or at any other time as per the Disclosing Party’s request</w:t>
      </w:r>
      <w:ins w:author="Yuno Legal" w:id="7" w:date="2026-09-24T12:00:00Z">
        <w:r w:rsidDel="00000000" w:rsidR="00000000" w:rsidRPr="00000000">
          <w:rPr>
            <w:rtl w:val="0"/>
          </w:rPr>
          <w:t xml:space="preserve">, except for copies retained in automatic electronic back-up systems or as required by applicable law, which shall remain subject to this Agreement</w:t>
        </w:r>
      </w:ins>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keepNext w:val="1"/>
        <w:spacing w:after="120" w:lineRule="auto"/>
        <w:jc w:val="left"/>
        <w:rPr/>
      </w:pPr>
      <w:r w:rsidDel="00000000" w:rsidR="00000000" w:rsidRPr="00000000">
        <w:rPr>
          <w:b w:val="1"/>
          <w:bCs w:val="1"/>
          <w:rtl w:val="0"/>
        </w:rPr>
        <w:t xml:space="preserve">Article III: Inventions</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b w:val="1"/>
          <w:bCs w:val="1"/>
          <w:rtl w:val="0"/>
        </w:rPr>
        <w:t xml:space="preserve">A. Prior inventions.</w:t>
      </w:r>
      <w:r w:rsidDel="00000000" w:rsidR="00000000" w:rsidRPr="00000000">
        <w:rPr>
          <w:rtl w:val="0"/>
        </w:rPr>
        <w:t xml:space="preserve"> Any inventions created or conceptualised by the Receiving Party prior to signing the Agreement are excluded from the provisions herein.</w:t>
      </w:r>
    </w:p>
    <w:p w:rsidR="00000000" w:rsidDel="00000000" w:rsidP="00000000" w:rsidRDefault="00000000" w:rsidRPr="00000000" w14:paraId="00000012">
      <w:pPr>
        <w:spacing w:after="120" w:lineRule="auto"/>
        <w:jc w:val="both"/>
        <w:rPr/>
      </w:pPr>
      <w:commentRangeStart w:id="1"/>
      <w:r w:rsidDel="00000000" w:rsidR="00000000" w:rsidRPr="00000000">
        <w:rPr>
          <w:b w:val="1"/>
          <w:bCs w:val="1"/>
          <w:rtl w:val="0"/>
        </w:rPr>
        <w:t xml:space="preserve">B. Ownership of Inventions.</w:t>
      </w:r>
      <w:r w:rsidDel="00000000" w:rsidR="00000000" w:rsidRPr="00000000">
        <w:rPr>
          <w:rtl w:val="0"/>
        </w:rPr>
        <w:t xml:space="preserve"> </w:t>
      </w:r>
      <w:del w:author="Yuno Legal" w:id="8" w:date="2026-09-24T12:00:00Z">
        <w:r w:rsidDel="00000000" w:rsidR="00000000" w:rsidRPr="00000000">
          <w:rPr>
            <w:rtl w:val="0"/>
          </w:rPr>
          <w:delText xml:space="preserve">Inventions constructed while under the Agreement are</w:delText>
        </w:r>
      </w:del>
      <w:ins w:author="Yuno Legal" w:id="8" w:date="2026-09-24T12:00:00Z">
        <w:r w:rsidDel="00000000" w:rsidR="00000000" w:rsidRPr="00000000">
          <w:rPr>
            <w:rtl w:val="0"/>
          </w:rPr>
          <w:t xml:space="preserve">Any invention, improvement or work product developed by the Receiving Party that is derived from or incorporates the Disclosing Party’s Confidential Information shall remain</w:t>
        </w:r>
      </w:ins>
      <w:r w:rsidDel="00000000" w:rsidR="00000000" w:rsidRPr="00000000">
        <w:rPr>
          <w:rtl w:val="0"/>
        </w:rPr>
        <w:t xml:space="preserve"> the sole property of the Disclosing Party.</w:t>
      </w:r>
      <w:ins w:author="Yuno Legal" w:id="9" w:date="2026-09-24T12:00:00Z">
        <w:r w:rsidDel="00000000" w:rsidR="00000000" w:rsidRPr="00000000">
          <w:rPr>
            <w:rtl w:val="0"/>
          </w:rPr>
          <w:t xml:space="preserve"> For clarity, inventions developed by either Party independently, without use of the other Party’s Confidential Information, remain the property of the Party that developed them.</w:t>
        </w:r>
      </w:ins>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keepNext w:val="1"/>
        <w:spacing w:after="120" w:lineRule="auto"/>
        <w:jc w:val="left"/>
        <w:rPr/>
      </w:pPr>
      <w:r w:rsidDel="00000000" w:rsidR="00000000" w:rsidRPr="00000000">
        <w:rPr>
          <w:b w:val="1"/>
          <w:bCs w:val="1"/>
          <w:rtl w:val="0"/>
        </w:rPr>
        <w:t xml:space="preserve">Article IV: Validity of the Agreement</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b w:val="1"/>
          <w:bCs w:val="1"/>
          <w:rtl w:val="0"/>
        </w:rPr>
        <w:t xml:space="preserve">A. Term.</w:t>
      </w:r>
      <w:r w:rsidDel="00000000" w:rsidR="00000000" w:rsidRPr="00000000">
        <w:rPr>
          <w:rtl w:val="0"/>
        </w:rPr>
        <w:t xml:space="preserve"> The Agreement shall become effective as of the Effective Date and shall remain in force for the 10 (ten) years period.</w:t>
      </w:r>
    </w:p>
    <w:p w:rsidR="00000000" w:rsidDel="00000000" w:rsidP="00000000" w:rsidRDefault="00000000" w:rsidRPr="00000000" w14:paraId="00000015">
      <w:pPr>
        <w:spacing w:after="120" w:lineRule="auto"/>
        <w:jc w:val="both"/>
        <w:rPr/>
      </w:pPr>
      <w:r w:rsidDel="00000000" w:rsidR="00000000" w:rsidRPr="00000000">
        <w:rPr>
          <w:b w:val="1"/>
          <w:bCs w:val="1"/>
          <w:rtl w:val="0"/>
        </w:rPr>
        <w:t xml:space="preserve">B. Amendments.</w:t>
      </w:r>
      <w:r w:rsidDel="00000000" w:rsidR="00000000" w:rsidRPr="00000000">
        <w:rPr>
          <w:rtl w:val="0"/>
        </w:rPr>
        <w:t xml:space="preserve"> No modifications, amendments, changes or alterations can be made to the Agreement unless in writing and signed by authorised representatives of both Parties.</w:t>
      </w:r>
    </w:p>
    <w:p w:rsidR="00000000" w:rsidDel="00000000" w:rsidP="00000000" w:rsidRDefault="00000000" w:rsidRPr="00000000" w14:paraId="00000016">
      <w:pPr>
        <w:spacing w:after="120" w:lineRule="auto"/>
        <w:jc w:val="both"/>
        <w:rPr/>
      </w:pPr>
      <w:r w:rsidDel="00000000" w:rsidR="00000000" w:rsidRPr="00000000">
        <w:rPr>
          <w:b w:val="1"/>
          <w:bCs w:val="1"/>
          <w:rtl w:val="0"/>
        </w:rPr>
        <w:t xml:space="preserve">C. Successors and Assigns.</w:t>
      </w:r>
      <w:r w:rsidDel="00000000" w:rsidR="00000000" w:rsidRPr="00000000">
        <w:rPr>
          <w:rtl w:val="0"/>
        </w:rPr>
        <w:t xml:space="preserve"> This Agreement shall be binding upon the successors, subsidiaries, assigns and corporations controlling or controlled by the Parties. The Disclosing Party may assign this Agreement to any party at any time, whereas the Receiving Party is prohibited from assigning any of their rights or obligations in the Agreement without prior written consent from the Disclosing Party.</w:t>
      </w:r>
    </w:p>
    <w:p w:rsidR="00000000" w:rsidDel="00000000" w:rsidP="00000000" w:rsidRDefault="00000000" w:rsidRPr="00000000" w14:paraId="00000017">
      <w:pPr>
        <w:keepNext w:val="1"/>
        <w:spacing w:after="120" w:lineRule="auto"/>
        <w:jc w:val="left"/>
        <w:rPr/>
      </w:pPr>
      <w:r w:rsidDel="00000000" w:rsidR="00000000" w:rsidRPr="00000000">
        <w:rPr>
          <w:b w:val="1"/>
          <w:bCs w:val="1"/>
          <w:rtl w:val="0"/>
        </w:rPr>
        <w:t xml:space="preserve">Article VI: Severability</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tl w:val="0"/>
        </w:rPr>
        <w:t xml:space="preserve">Any provision within the Agreement (or any portion thereof) deemed invalid, unlawful or otherwise unusable by a court of law shall be dissolved from the Agreement and the remainder of the Agreement shall continue to be enforceable. A severed provision shall not alter the integrity of the Agreement, and the terms set forth in any severed provision shall be construed in such a way as to interpret the purpose for which it was drafted.</w:t>
      </w:r>
    </w:p>
    <w:p w:rsidR="00000000" w:rsidDel="00000000" w:rsidP="00000000" w:rsidRDefault="00000000" w:rsidRPr="00000000" w14:paraId="00000019">
      <w:pPr>
        <w:keepNext w:val="1"/>
        <w:spacing w:after="120" w:lineRule="auto"/>
        <w:jc w:val="left"/>
        <w:rPr/>
      </w:pPr>
      <w:r w:rsidDel="00000000" w:rsidR="00000000" w:rsidRPr="00000000">
        <w:rPr>
          <w:b w:val="1"/>
          <w:bCs w:val="1"/>
          <w:rtl w:val="0"/>
        </w:rPr>
        <w:t xml:space="preserve">Article VII: Governing Law</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tl w:val="0"/>
        </w:rPr>
        <w:t xml:space="preserve">This Agreement shall be governed in accordance with the laws of Lithuania.</w:t>
      </w:r>
    </w:p>
    <w:p w:rsidR="00000000" w:rsidDel="00000000" w:rsidP="00000000" w:rsidRDefault="00000000" w:rsidRPr="00000000" w14:paraId="0000001B">
      <w:pPr>
        <w:keepNext w:val="1"/>
        <w:spacing w:after="120" w:lineRule="auto"/>
        <w:jc w:val="left"/>
        <w:rPr/>
      </w:pPr>
      <w:r w:rsidDel="00000000" w:rsidR="00000000" w:rsidRPr="00000000">
        <w:rPr>
          <w:b w:val="1"/>
          <w:bCs w:val="1"/>
          <w:rtl w:val="0"/>
        </w:rPr>
        <w:t xml:space="preserve">Article VIII: Immunity</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tl w:val="0"/>
        </w:rPr>
        <w:t xml:space="preserve">Disclosing the Confidential Information to an attorney, government representative or court official in confidence while assisting or taking part in a case involving a suspected violation of law is not considered a breach of this Agreement. Should the Receiving Party be required to disclose the Confidential Information by law, the Receiving Party shall provide the Disclosing Party with prompt notice of such request.</w:t>
      </w:r>
    </w:p>
    <w:p w:rsidR="00000000" w:rsidDel="00000000" w:rsidP="00000000" w:rsidRDefault="00000000" w:rsidRPr="00000000" w14:paraId="0000001D">
      <w:pPr>
        <w:keepNext w:val="1"/>
        <w:spacing w:after="120" w:lineRule="auto"/>
        <w:jc w:val="left"/>
        <w:rPr/>
      </w:pPr>
      <w:r w:rsidDel="00000000" w:rsidR="00000000" w:rsidRPr="00000000">
        <w:rPr>
          <w:b w:val="1"/>
          <w:bCs w:val="1"/>
          <w:rtl w:val="0"/>
        </w:rPr>
        <w:t xml:space="preserve">Article IX: Breach of agreement</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b w:val="1"/>
          <w:bCs w:val="1"/>
          <w:rtl w:val="0"/>
        </w:rPr>
        <w:t xml:space="preserve">A. Cause for Action.</w:t>
      </w:r>
      <w:r w:rsidDel="00000000" w:rsidR="00000000" w:rsidRPr="00000000">
        <w:rPr>
          <w:rtl w:val="0"/>
        </w:rPr>
        <w:t xml:space="preserve"> The Receiving Party understands that the use or disclosure of any Confidential Information may be cause for an action at law in an appropriate court of the Republic of Lithuania, and that the Disclosing Party shall be entitled to an injunction prohibiting the use or disclosure of the Confidential Information.</w:t>
      </w:r>
    </w:p>
    <w:p w:rsidR="00000000" w:rsidDel="00000000" w:rsidP="00000000" w:rsidRDefault="00000000" w:rsidRPr="00000000" w14:paraId="0000001F">
      <w:pPr>
        <w:spacing w:after="120" w:lineRule="auto"/>
        <w:jc w:val="both"/>
        <w:rPr/>
      </w:pPr>
      <w:r w:rsidDel="00000000" w:rsidR="00000000" w:rsidRPr="00000000">
        <w:rPr>
          <w:b w:val="1"/>
          <w:bCs w:val="1"/>
          <w:rtl w:val="0"/>
        </w:rPr>
        <w:t xml:space="preserve">B. Injunctive Relief.</w:t>
      </w:r>
      <w:r w:rsidDel="00000000" w:rsidR="00000000" w:rsidRPr="00000000">
        <w:rPr>
          <w:rtl w:val="0"/>
        </w:rPr>
        <w:t xml:space="preserve"> The Receiving Party understands and agrees that the use or disclosure of the Confidential Information could cause the Disclosing Party irreparable harm and the Disclosing Party has the right to pursue legal action beyond remedies of a monetary nature in the form of injunctive or equitable relief. This may be in addition to any other remedy, additional penalty or claim the law can provide.</w:t>
      </w:r>
    </w:p>
    <w:p w:rsidR="00000000" w:rsidDel="00000000" w:rsidP="00000000" w:rsidRDefault="00000000" w:rsidRPr="00000000" w14:paraId="00000020">
      <w:pPr>
        <w:spacing w:after="120" w:lineRule="auto"/>
        <w:jc w:val="both"/>
        <w:rPr/>
      </w:pPr>
      <w:r w:rsidDel="00000000" w:rsidR="00000000" w:rsidRPr="00000000">
        <w:rPr>
          <w:b w:val="1"/>
          <w:bCs w:val="1"/>
          <w:rtl w:val="0"/>
        </w:rPr>
        <w:t xml:space="preserve">C. Notice of Unauthorised Use or Disclosure.</w:t>
      </w:r>
      <w:r w:rsidDel="00000000" w:rsidR="00000000" w:rsidRPr="00000000">
        <w:rPr>
          <w:rtl w:val="0"/>
        </w:rPr>
        <w:t xml:space="preserve"> the Receiving Party is bound by this Agreement to notify immediately, but not later than within two days, the Disclosing Party in the event of a breach of agreement involving the dissemination of the Confidential Information, either by the Receiving Party or a third party, and will do everything possible to help the Disclosing Party regain possession of the Confidential Information.</w:t>
      </w:r>
    </w:p>
    <w:p w:rsidR="00000000" w:rsidDel="00000000" w:rsidP="00000000" w:rsidRDefault="00000000" w:rsidRPr="00000000" w14:paraId="00000021">
      <w:pPr>
        <w:spacing w:after="120" w:lineRule="auto"/>
        <w:jc w:val="both"/>
        <w:rPr/>
      </w:pPr>
      <w:r w:rsidDel="00000000" w:rsidR="00000000" w:rsidRPr="00000000">
        <w:rPr>
          <w:rtl w:val="0"/>
        </w:rPr>
        <w:t xml:space="preserve">IN WITNESS WHEREOF, the Parties hereto agree to the terms of this Agreement.</w:t>
      </w:r>
    </w:p>
    <w:tbl>
      <w:tblPr>
        <w:tblStyle w:val="Table1"/>
        <w:tblW w:w="9072.0" w:type="dxa"/>
        <w:jc w:val="left"/>
        <w:tblLayout w:type="fixed"/>
        <w:tblLook w:val="0000"/>
      </w:tblPr>
      <w:tblGrid>
        <w:gridCol w:w="4536"/>
        <w:gridCol w:w="4536"/>
        <w:tblGridChange w:id="0">
          <w:tblGrid>
            <w:gridCol w:w="4536"/>
            <w:gridCol w:w="453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spacing w:after="60" w:lineRule="auto"/>
              <w:jc w:val="left"/>
              <w:rPr/>
            </w:pPr>
            <w:r w:rsidDel="00000000" w:rsidR="00000000" w:rsidRPr="00000000">
              <w:rPr>
                <w:b w:val="1"/>
                <w:bCs w:val="1"/>
                <w:rtl w:val="0"/>
              </w:rPr>
              <w:t xml:space="preserve">HOSTINGER operations, UAB</w:t>
            </w:r>
            <w:r w:rsidDel="00000000" w:rsidR="00000000" w:rsidRPr="00000000">
              <w:rPr>
                <w:rtl w:val="0"/>
              </w:rPr>
            </w:r>
          </w:p>
          <w:p w:rsidR="00000000" w:rsidDel="00000000" w:rsidP="00000000" w:rsidRDefault="00000000" w:rsidRPr="00000000" w14:paraId="00000023">
            <w:pPr>
              <w:spacing w:after="60" w:lineRule="auto"/>
              <w:jc w:val="left"/>
              <w:rPr/>
            </w:pPr>
            <w:r w:rsidDel="00000000" w:rsidR="00000000" w:rsidRPr="00000000">
              <w:rPr>
                <w:rtl w:val="0"/>
              </w:rPr>
            </w:r>
          </w:p>
          <w:p w:rsidR="00000000" w:rsidDel="00000000" w:rsidP="00000000" w:rsidRDefault="00000000" w:rsidRPr="00000000" w14:paraId="00000024">
            <w:pPr>
              <w:spacing w:after="60" w:lineRule="auto"/>
              <w:jc w:val="left"/>
              <w:rPr/>
            </w:pPr>
            <w:r w:rsidDel="00000000" w:rsidR="00000000" w:rsidRPr="00000000">
              <w:rPr>
                <w:i w:val="1"/>
                <w:iCs w:val="1"/>
                <w:rtl w:val="0"/>
              </w:rPr>
              <w:t xml:space="preserve">(signature)</w:t>
            </w:r>
            <w:r w:rsidDel="00000000" w:rsidR="00000000" w:rsidRPr="00000000">
              <w:rPr>
                <w:rtl w:val="0"/>
              </w:rPr>
            </w:r>
          </w:p>
          <w:p w:rsidR="00000000" w:rsidDel="00000000" w:rsidP="00000000" w:rsidRDefault="00000000" w:rsidRPr="00000000" w14:paraId="00000025">
            <w:pPr>
              <w:spacing w:after="60" w:lineRule="auto"/>
              <w:jc w:val="left"/>
              <w:rPr/>
            </w:pPr>
            <w:r w:rsidDel="00000000" w:rsidR="00000000" w:rsidRPr="00000000">
              <w:rPr>
                <w:rtl w:val="0"/>
              </w:rPr>
            </w:r>
          </w:p>
          <w:p w:rsidR="00000000" w:rsidDel="00000000" w:rsidP="00000000" w:rsidRDefault="00000000" w:rsidRPr="00000000" w14:paraId="00000026">
            <w:pPr>
              <w:spacing w:after="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7">
            <w:pPr>
              <w:spacing w:after="60" w:lineRule="auto"/>
              <w:jc w:val="left"/>
              <w:rPr/>
            </w:pPr>
            <w:r w:rsidDel="00000000" w:rsidR="00000000" w:rsidRPr="00000000">
              <w:rPr>
                <w:b w:val="1"/>
                <w:bCs w:val="1"/>
                <w:rtl w:val="0"/>
              </w:rPr>
              <w:t xml:space="preserve">YUNO TECNOLOGIAS S.A.P.I. DE C.V.</w:t>
            </w:r>
            <w:r w:rsidDel="00000000" w:rsidR="00000000" w:rsidRPr="00000000">
              <w:rPr>
                <w:rtl w:val="0"/>
              </w:rPr>
            </w:r>
          </w:p>
          <w:p w:rsidR="00000000" w:rsidDel="00000000" w:rsidP="00000000" w:rsidRDefault="00000000" w:rsidRPr="00000000" w14:paraId="00000028">
            <w:pPr>
              <w:spacing w:after="60" w:lineRule="auto"/>
              <w:jc w:val="left"/>
              <w:rPr/>
            </w:pPr>
            <w:r w:rsidDel="00000000" w:rsidR="00000000" w:rsidRPr="00000000">
              <w:rPr>
                <w:rtl w:val="0"/>
              </w:rPr>
            </w:r>
          </w:p>
          <w:p w:rsidR="00000000" w:rsidDel="00000000" w:rsidP="00000000" w:rsidRDefault="00000000" w:rsidRPr="00000000" w14:paraId="00000029">
            <w:pPr>
              <w:spacing w:after="60" w:lineRule="auto"/>
              <w:jc w:val="left"/>
              <w:rPr/>
            </w:pPr>
            <w:r w:rsidDel="00000000" w:rsidR="00000000" w:rsidRPr="00000000">
              <w:rPr>
                <w:i w:val="1"/>
                <w:iCs w:val="1"/>
                <w:rtl w:val="0"/>
              </w:rPr>
              <w:t xml:space="preserve">(signature)</w:t>
            </w:r>
            <w:r w:rsidDel="00000000" w:rsidR="00000000" w:rsidRPr="00000000">
              <w:rPr>
                <w:rtl w:val="0"/>
              </w:rPr>
            </w:r>
          </w:p>
          <w:p w:rsidR="00000000" w:rsidDel="00000000" w:rsidP="00000000" w:rsidRDefault="00000000" w:rsidRPr="00000000" w14:paraId="0000002A">
            <w:pPr>
              <w:spacing w:after="60" w:lineRule="auto"/>
              <w:jc w:val="left"/>
              <w:rPr/>
            </w:pPr>
            <w:r w:rsidDel="00000000" w:rsidR="00000000" w:rsidRPr="00000000">
              <w:rPr>
                <w:rtl w:val="0"/>
              </w:rPr>
              <w:t xml:space="preserve">Diego Felipe Alonso Cruz</w:t>
            </w:r>
          </w:p>
          <w:p w:rsidR="00000000" w:rsidDel="00000000" w:rsidP="00000000" w:rsidRDefault="00000000" w:rsidRPr="00000000" w14:paraId="0000002B">
            <w:pPr>
              <w:spacing w:after="60" w:lineRule="auto"/>
              <w:jc w:val="left"/>
              <w:rPr/>
            </w:pPr>
            <w:r w:rsidDel="00000000" w:rsidR="00000000" w:rsidRPr="00000000">
              <w:rPr>
                <w:rtl w:val="0"/>
              </w:rPr>
              <w:t xml:space="preserve">Job position:</w:t>
            </w:r>
            <w:ins w:author="Yuno Legal" w:id="10" w:date="2026-09-24T12:00:00Z">
              <w:r w:rsidDel="00000000" w:rsidR="00000000" w:rsidRPr="00000000">
                <w:rPr>
                  <w:rtl w:val="0"/>
                </w:rPr>
                <w:t xml:space="preserve"> Executive Vice President</w:t>
              </w:r>
            </w:ins>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no Legal" w:id="0" w:date="2026-09-24T19:23:15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Yuno Legal: These sentences are drafted for an employee context (removal from premises, written authorisation to store on a computer) and are not workable for an exchange of information between two companies by e-mail. Kept the return obligation, with the usual carve-out for automatic back-ups and legally required retention.</w:t>
      </w:r>
    </w:p>
  </w:comment>
  <w:comment w:author="Yuno Legal" w:id="1" w:date="2026-09-24T19:23:15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Yuno Legal: Thank you for the mutual version. As drafted, the clause would assign to the other Party any invention developed during the term, even where unrelated to the information exchanged. Narrowed so that only inventions derived from the Disclosing Party’s Confidential Information belong to it; each Party keeps its independent developments.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